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10A1" w14:textId="77777777" w:rsidR="00236281" w:rsidRDefault="00236281"/>
    <w:p w14:paraId="1671B69D" w14:textId="13F787D1" w:rsidR="002036C0" w:rsidRDefault="00CC41C0">
      <w:r>
        <w:t>Brag &amp; Bev LLC</w:t>
      </w:r>
      <w:r w:rsidR="00E966A3">
        <w:t>- Michigan LLC</w:t>
      </w:r>
    </w:p>
    <w:p w14:paraId="3954A22E" w14:textId="77777777" w:rsidR="00CC41C0" w:rsidRDefault="00CC41C0"/>
    <w:p w14:paraId="2BE655D1" w14:textId="520C4437" w:rsidR="00B5624C" w:rsidRDefault="00B5624C" w:rsidP="00CC41C0">
      <w:pPr>
        <w:pStyle w:val="ListParagraph"/>
        <w:numPr>
          <w:ilvl w:val="0"/>
          <w:numId w:val="1"/>
        </w:numPr>
      </w:pPr>
      <w:r>
        <w:t>We will file a new LLC in Michigan. We know the laws here and have attorneys, etc. to execute. Learning all the ropes in Georgia will be expensive.</w:t>
      </w:r>
      <w:r w:rsidR="0094756F">
        <w:t xml:space="preserve"> </w:t>
      </w:r>
      <w:r w:rsidR="0094756F">
        <w:rPr>
          <w:color w:val="FF0000"/>
        </w:rPr>
        <w:t>I think this is a great idea.</w:t>
      </w:r>
    </w:p>
    <w:p w14:paraId="5CD773D4" w14:textId="77777777" w:rsidR="00A84C08" w:rsidRDefault="00A84C08" w:rsidP="00A84C08">
      <w:pPr>
        <w:pStyle w:val="ListParagraph"/>
      </w:pPr>
    </w:p>
    <w:p w14:paraId="01E74955" w14:textId="5FF729C7" w:rsidR="00B5624C" w:rsidRDefault="00B5624C" w:rsidP="00CC41C0">
      <w:pPr>
        <w:pStyle w:val="ListParagraph"/>
        <w:numPr>
          <w:ilvl w:val="0"/>
          <w:numId w:val="1"/>
        </w:numPr>
      </w:pPr>
      <w:r>
        <w:t xml:space="preserve">Draft an initial operating agreement to memorialize the intent and action of the company. The operating agreement will speak to the development expenses as a loan that will be repaid through royalty </w:t>
      </w:r>
      <w:r w:rsidR="00A84C08">
        <w:t xml:space="preserve">payments. </w:t>
      </w:r>
      <w:r>
        <w:t xml:space="preserve"> </w:t>
      </w:r>
      <w:r w:rsidR="00A84C08">
        <w:t xml:space="preserve">The royalty payments will </w:t>
      </w:r>
      <w:r>
        <w:t>live in a separate agreement that will be drafte</w:t>
      </w:r>
      <w:r w:rsidR="00A84C08">
        <w:t>d</w:t>
      </w:r>
      <w:r>
        <w:t xml:space="preserve"> after the prototype has been developed and whe</w:t>
      </w:r>
      <w:r w:rsidR="00A84C08">
        <w:t>n we have clarity on development and manufacturing costs.</w:t>
      </w:r>
    </w:p>
    <w:p w14:paraId="52395398" w14:textId="77777777" w:rsidR="00A84C08" w:rsidRDefault="00A84C08" w:rsidP="00A84C08">
      <w:pPr>
        <w:pStyle w:val="ListParagraph"/>
      </w:pPr>
    </w:p>
    <w:p w14:paraId="0662DD5A" w14:textId="1DA90F53" w:rsidR="00B5624C" w:rsidRDefault="00A84C08" w:rsidP="00A84C08">
      <w:pPr>
        <w:pStyle w:val="ListParagraph"/>
        <w:numPr>
          <w:ilvl w:val="0"/>
          <w:numId w:val="1"/>
        </w:numPr>
      </w:pPr>
      <w:r>
        <w:t>JB will lend the LLC $12,000 at 5% interest to fund the cost of the prototype. The loan will not require personal guarantees from the members. Additional funding will be managed the same way. JB will also engage a Michigan attorney to draft the applicable agreements, open a bank account, and fund it with operating capital.</w:t>
      </w:r>
      <w:r w:rsidR="008D7A8B">
        <w:t xml:space="preserve"> </w:t>
      </w:r>
      <w:r w:rsidR="002555EB">
        <w:rPr>
          <w:color w:val="FF0000"/>
        </w:rPr>
        <w:t>I propose adding an additional $5,000</w:t>
      </w:r>
      <w:r w:rsidR="00241F16">
        <w:rPr>
          <w:color w:val="FF0000"/>
        </w:rPr>
        <w:t xml:space="preserve"> to the prototype costs </w:t>
      </w:r>
      <w:r w:rsidR="0097513E">
        <w:rPr>
          <w:color w:val="FF0000"/>
        </w:rPr>
        <w:t>for working with the chemists and aerosol companies.</w:t>
      </w:r>
    </w:p>
    <w:p w14:paraId="3CD823A1" w14:textId="77777777" w:rsidR="00B5624C" w:rsidRDefault="00B5624C" w:rsidP="00A84C08">
      <w:pPr>
        <w:pStyle w:val="ListParagraph"/>
      </w:pPr>
    </w:p>
    <w:p w14:paraId="3B1F3B73" w14:textId="6731B9BB" w:rsidR="00CC41C0" w:rsidRDefault="00CC41C0" w:rsidP="00CC41C0">
      <w:pPr>
        <w:pStyle w:val="ListParagraph"/>
        <w:numPr>
          <w:ilvl w:val="0"/>
          <w:numId w:val="1"/>
        </w:numPr>
      </w:pPr>
      <w:r>
        <w:t xml:space="preserve">JB is </w:t>
      </w:r>
      <w:r w:rsidR="001A54FB">
        <w:t xml:space="preserve">LLC </w:t>
      </w:r>
      <w:r>
        <w:t>manager</w:t>
      </w:r>
      <w:r w:rsidR="00FC2B7D">
        <w:t xml:space="preserve"> </w:t>
      </w:r>
      <w:r w:rsidR="00FC2B7D">
        <w:rPr>
          <w:color w:val="FF0000"/>
        </w:rPr>
        <w:t xml:space="preserve">What exactly is the role </w:t>
      </w:r>
      <w:r w:rsidR="00717F7E">
        <w:rPr>
          <w:color w:val="FF0000"/>
        </w:rPr>
        <w:t>and responsibilities of the manager?</w:t>
      </w:r>
    </w:p>
    <w:p w14:paraId="6AB9816E" w14:textId="77777777" w:rsidR="005C24AB" w:rsidRDefault="005C24AB" w:rsidP="005C24AB">
      <w:pPr>
        <w:pStyle w:val="ListParagraph"/>
      </w:pPr>
    </w:p>
    <w:p w14:paraId="48E5C225" w14:textId="4D267B05" w:rsidR="00CC41C0" w:rsidRDefault="00CC41C0" w:rsidP="00CC41C0">
      <w:pPr>
        <w:pStyle w:val="ListParagraph"/>
        <w:numPr>
          <w:ilvl w:val="0"/>
          <w:numId w:val="1"/>
        </w:numPr>
      </w:pPr>
      <w:r>
        <w:t>80/10/5/5</w:t>
      </w:r>
      <w:r w:rsidR="00E966A3">
        <w:t xml:space="preserve"> ownership. Jake, AB, JB, SB</w:t>
      </w:r>
      <w:r w:rsidR="0012099F">
        <w:t xml:space="preserve"> </w:t>
      </w:r>
    </w:p>
    <w:p w14:paraId="24195593" w14:textId="77777777" w:rsidR="005C24AB" w:rsidRDefault="005C24AB" w:rsidP="005C24AB">
      <w:pPr>
        <w:pStyle w:val="ListParagraph"/>
      </w:pPr>
    </w:p>
    <w:p w14:paraId="3EAF8F44" w14:textId="2F4B45FB" w:rsidR="00CC41C0" w:rsidRDefault="00826B1D" w:rsidP="00CC41C0">
      <w:pPr>
        <w:pStyle w:val="ListParagraph"/>
        <w:numPr>
          <w:ilvl w:val="0"/>
          <w:numId w:val="1"/>
        </w:numPr>
      </w:pPr>
      <w:r>
        <w:lastRenderedPageBreak/>
        <w:t>The purpose</w:t>
      </w:r>
      <w:r w:rsidR="00CC41C0">
        <w:t xml:space="preserve"> is</w:t>
      </w:r>
      <w:r w:rsidR="005C24AB">
        <w:t xml:space="preserve"> </w:t>
      </w:r>
      <w:r w:rsidR="00E966A3">
        <w:t xml:space="preserve">to </w:t>
      </w:r>
      <w:r w:rsidR="005C24AB">
        <w:t>fund, develop, market, sell, and license technology for the production and sale of a self-cleaning trash dumpster pod.</w:t>
      </w:r>
    </w:p>
    <w:p w14:paraId="43899688" w14:textId="77777777" w:rsidR="00321EE3" w:rsidRDefault="00321EE3" w:rsidP="00321EE3">
      <w:pPr>
        <w:pStyle w:val="ListParagraph"/>
      </w:pPr>
    </w:p>
    <w:p w14:paraId="5A3E8FBD" w14:textId="775C8347" w:rsidR="00A84C08" w:rsidRDefault="00321EE3" w:rsidP="00A84C08">
      <w:pPr>
        <w:pStyle w:val="ListParagraph"/>
        <w:numPr>
          <w:ilvl w:val="0"/>
          <w:numId w:val="1"/>
        </w:numPr>
      </w:pPr>
      <w:r>
        <w:t>Jacob will assign his patent rights to the LLC.</w:t>
      </w:r>
      <w:r w:rsidR="00CB3969">
        <w:rPr>
          <w:color w:val="FF0000"/>
        </w:rPr>
        <w:t xml:space="preserve"> What exactly does this mean, </w:t>
      </w:r>
      <w:r w:rsidR="0094756F">
        <w:rPr>
          <w:color w:val="FF0000"/>
        </w:rPr>
        <w:t>i</w:t>
      </w:r>
      <w:ins w:id="0" w:author="Microsoft Word" w:date="2025-01-21T11:20:00Z" w16du:dateUtc="2025-01-21T16:20:00Z">
        <w:r w:rsidR="005655C4" w:rsidRPr="00342D66">
          <w:rPr>
            <w:color w:val="FF0000"/>
          </w:rPr>
          <w:t>f</w:t>
        </w:r>
      </w:ins>
      <w:r w:rsidR="005655C4" w:rsidRPr="00342D66">
        <w:rPr>
          <w:color w:val="FF0000"/>
        </w:rPr>
        <w:t xml:space="preserve"> I</w:t>
      </w:r>
      <w:r w:rsidR="0094756F">
        <w:rPr>
          <w:color w:val="FF0000"/>
        </w:rPr>
        <w:t xml:space="preserve"> am the majority owner </w:t>
      </w:r>
      <w:r w:rsidR="005655C4">
        <w:rPr>
          <w:color w:val="FF0000"/>
        </w:rPr>
        <w:t>of the LLC</w:t>
      </w:r>
      <w:r w:rsidR="00CB3969">
        <w:rPr>
          <w:color w:val="FF0000"/>
        </w:rPr>
        <w:t xml:space="preserve"> </w:t>
      </w:r>
      <w:proofErr w:type="gramStart"/>
      <w:r w:rsidR="00CB3969">
        <w:rPr>
          <w:color w:val="FF0000"/>
        </w:rPr>
        <w:t>do</w:t>
      </w:r>
      <w:proofErr w:type="gramEnd"/>
      <w:r w:rsidR="00CB3969">
        <w:rPr>
          <w:color w:val="FF0000"/>
        </w:rPr>
        <w:t xml:space="preserve"> I still control the patent</w:t>
      </w:r>
      <w:r w:rsidR="00F75103">
        <w:rPr>
          <w:color w:val="FF0000"/>
        </w:rPr>
        <w:t>?</w:t>
      </w:r>
    </w:p>
    <w:p w14:paraId="46001629" w14:textId="77777777" w:rsidR="005C24AB" w:rsidRDefault="005C24AB" w:rsidP="005C24AB">
      <w:pPr>
        <w:pStyle w:val="ListParagraph"/>
      </w:pPr>
    </w:p>
    <w:p w14:paraId="19B1686E" w14:textId="66B4831F" w:rsidR="005C24AB" w:rsidRDefault="00E966A3" w:rsidP="00CC41C0">
      <w:pPr>
        <w:pStyle w:val="ListParagraph"/>
        <w:numPr>
          <w:ilvl w:val="0"/>
          <w:numId w:val="1"/>
        </w:numPr>
      </w:pPr>
      <w:r>
        <w:t>Buyout provision pre-development will be limited to any member assuming the debt and paying it off as a condition of ownership, and 5 years of fractional ownership profits</w:t>
      </w:r>
      <w:r w:rsidR="00826B1D">
        <w:t xml:space="preserve"> as royalty payments.</w:t>
      </w:r>
      <w:r w:rsidR="0012099F">
        <w:t xml:space="preserve"> </w:t>
      </w:r>
      <w:bookmarkStart w:id="1" w:name="_Hlk188351058"/>
      <w:r w:rsidR="0012099F" w:rsidRPr="0012099F">
        <w:rPr>
          <w:color w:val="FF0000"/>
        </w:rPr>
        <w:t>I don’t fully understand</w:t>
      </w:r>
      <w:bookmarkEnd w:id="1"/>
    </w:p>
    <w:p w14:paraId="2CFC03D3" w14:textId="77777777" w:rsidR="00E966A3" w:rsidRDefault="00E966A3" w:rsidP="00E966A3">
      <w:pPr>
        <w:pStyle w:val="ListParagraph"/>
      </w:pPr>
    </w:p>
    <w:p w14:paraId="4AFB7D20" w14:textId="4C516989" w:rsidR="00E966A3" w:rsidRDefault="00E966A3" w:rsidP="00CC41C0">
      <w:pPr>
        <w:pStyle w:val="ListParagraph"/>
        <w:numPr>
          <w:ilvl w:val="0"/>
          <w:numId w:val="1"/>
        </w:numPr>
      </w:pPr>
      <w:r>
        <w:t>Post development, buyout provision will include assuming all debt and paying it off as a condition of ownership, and 7 years of fractional ownership profits</w:t>
      </w:r>
      <w:r w:rsidR="00826B1D">
        <w:t xml:space="preserve"> as well as royalty payments.</w:t>
      </w:r>
      <w:r w:rsidR="0012099F">
        <w:t xml:space="preserve"> </w:t>
      </w:r>
      <w:r w:rsidR="0012099F" w:rsidRPr="0012099F">
        <w:rPr>
          <w:color w:val="FF0000"/>
        </w:rPr>
        <w:t>I don’t fully understand</w:t>
      </w:r>
    </w:p>
    <w:p w14:paraId="5D6E8AF9" w14:textId="77777777" w:rsidR="00E966A3" w:rsidRDefault="00E966A3" w:rsidP="00E966A3">
      <w:pPr>
        <w:pStyle w:val="ListParagraph"/>
      </w:pPr>
    </w:p>
    <w:p w14:paraId="665B7398" w14:textId="06DBC177" w:rsidR="00E966A3" w:rsidRDefault="00E966A3" w:rsidP="00CC41C0">
      <w:pPr>
        <w:pStyle w:val="ListParagraph"/>
        <w:numPr>
          <w:ilvl w:val="0"/>
          <w:numId w:val="1"/>
        </w:numPr>
      </w:pPr>
      <w:r>
        <w:t>JB will fund development and startup expenses up to $300k in exchange for a royalty that will be established once the prototype unit cost has been established.</w:t>
      </w:r>
      <w:r w:rsidR="0097513E">
        <w:t xml:space="preserve"> </w:t>
      </w:r>
      <w:r w:rsidR="0097513E">
        <w:rPr>
          <w:color w:val="FF0000"/>
        </w:rPr>
        <w:t xml:space="preserve">I </w:t>
      </w:r>
      <w:r w:rsidR="003F783A">
        <w:rPr>
          <w:color w:val="FF0000"/>
        </w:rPr>
        <w:t xml:space="preserve">propose the </w:t>
      </w:r>
      <w:proofErr w:type="gramStart"/>
      <w:r w:rsidR="003F783A">
        <w:rPr>
          <w:color w:val="FF0000"/>
        </w:rPr>
        <w:t>three way</w:t>
      </w:r>
      <w:proofErr w:type="gramEnd"/>
      <w:r w:rsidR="003F783A">
        <w:rPr>
          <w:color w:val="FF0000"/>
        </w:rPr>
        <w:t xml:space="preserve"> split until a determined amount is repaid </w:t>
      </w:r>
      <w:r w:rsidR="00CD524D">
        <w:rPr>
          <w:color w:val="FF0000"/>
        </w:rPr>
        <w:t xml:space="preserve">specifically from JB’s portion of the </w:t>
      </w:r>
      <w:r w:rsidR="00F75103">
        <w:rPr>
          <w:color w:val="FF0000"/>
        </w:rPr>
        <w:t>royalty’s</w:t>
      </w:r>
      <w:r w:rsidR="00CD524D">
        <w:rPr>
          <w:color w:val="FF0000"/>
        </w:rPr>
        <w:t>.</w:t>
      </w:r>
    </w:p>
    <w:p w14:paraId="5888A7CC" w14:textId="77777777" w:rsidR="00E966A3" w:rsidRDefault="00E966A3" w:rsidP="00E966A3">
      <w:pPr>
        <w:pStyle w:val="ListParagraph"/>
      </w:pPr>
    </w:p>
    <w:p w14:paraId="24910FB0" w14:textId="3ABAC423" w:rsidR="001A54FB" w:rsidRDefault="00E966A3" w:rsidP="0037055D">
      <w:pPr>
        <w:pStyle w:val="ListParagraph"/>
        <w:numPr>
          <w:ilvl w:val="0"/>
          <w:numId w:val="1"/>
        </w:numPr>
      </w:pPr>
      <w:r>
        <w:t>Royalty will be split 50/25/25 JB/AB/SB</w:t>
      </w:r>
      <w:r w:rsidR="00465E30">
        <w:t xml:space="preserve"> </w:t>
      </w:r>
      <w:r w:rsidR="00465E30">
        <w:rPr>
          <w:color w:val="FF0000"/>
        </w:rPr>
        <w:t xml:space="preserve">I propose once JB has been reimbursed the predetermined </w:t>
      </w:r>
      <w:r w:rsidR="00FF792A">
        <w:rPr>
          <w:color w:val="FF0000"/>
        </w:rPr>
        <w:t>amount,</w:t>
      </w:r>
      <w:r w:rsidR="00D27780">
        <w:rPr>
          <w:color w:val="FF0000"/>
        </w:rPr>
        <w:t xml:space="preserve"> </w:t>
      </w:r>
      <w:r w:rsidR="00E01272">
        <w:rPr>
          <w:color w:val="FF0000"/>
        </w:rPr>
        <w:t>I</w:t>
      </w:r>
      <w:r w:rsidR="00D27780">
        <w:rPr>
          <w:color w:val="FF0000"/>
        </w:rPr>
        <w:t xml:space="preserve"> will </w:t>
      </w:r>
      <w:r w:rsidR="0012099F">
        <w:rPr>
          <w:color w:val="FF0000"/>
        </w:rPr>
        <w:t xml:space="preserve">then receive </w:t>
      </w:r>
      <w:r w:rsidR="00D27780">
        <w:rPr>
          <w:color w:val="FF0000"/>
        </w:rPr>
        <w:t>20%. I believe there are many other applications for this patent</w:t>
      </w:r>
      <w:r w:rsidR="000C4C6A">
        <w:rPr>
          <w:color w:val="FF0000"/>
        </w:rPr>
        <w:t xml:space="preserve"> and getting zero</w:t>
      </w:r>
      <w:r w:rsidR="00E01272">
        <w:rPr>
          <w:color w:val="FF0000"/>
        </w:rPr>
        <w:t xml:space="preserve"> </w:t>
      </w:r>
      <w:r w:rsidR="000C4C6A">
        <w:rPr>
          <w:color w:val="FF0000"/>
        </w:rPr>
        <w:t>royalties</w:t>
      </w:r>
      <w:r w:rsidR="00FF792A">
        <w:rPr>
          <w:color w:val="FF0000"/>
        </w:rPr>
        <w:t xml:space="preserve"> is a tough one</w:t>
      </w:r>
      <w:r w:rsidR="000C4C6A">
        <w:rPr>
          <w:color w:val="FF0000"/>
        </w:rPr>
        <w:t>.</w:t>
      </w:r>
    </w:p>
    <w:p w14:paraId="11FA8E26" w14:textId="77777777" w:rsidR="00E966A3" w:rsidRDefault="00E966A3" w:rsidP="00E966A3">
      <w:pPr>
        <w:pStyle w:val="ListParagraph"/>
      </w:pPr>
    </w:p>
    <w:p w14:paraId="275993E6" w14:textId="756AB64C" w:rsidR="00826B1D" w:rsidRDefault="00E966A3" w:rsidP="00826B1D">
      <w:pPr>
        <w:pStyle w:val="ListParagraph"/>
        <w:numPr>
          <w:ilvl w:val="0"/>
          <w:numId w:val="1"/>
        </w:numPr>
      </w:pPr>
      <w:r>
        <w:lastRenderedPageBreak/>
        <w:t xml:space="preserve">Royalty will </w:t>
      </w:r>
      <w:r w:rsidR="00826B1D">
        <w:t xml:space="preserve">be </w:t>
      </w:r>
      <w:r>
        <w:t xml:space="preserve">applied to the JB debt first and then </w:t>
      </w:r>
      <w:r w:rsidR="00826B1D">
        <w:t xml:space="preserve">be paid </w:t>
      </w:r>
      <w:r>
        <w:t>in perpetuity</w:t>
      </w:r>
      <w:r w:rsidR="00826B1D">
        <w:t>, and royalty payments include assignees, licensees, successors.</w:t>
      </w:r>
      <w:r w:rsidR="001E5E8C">
        <w:t xml:space="preserve"> </w:t>
      </w:r>
    </w:p>
    <w:p w14:paraId="19C9D816" w14:textId="77777777" w:rsidR="00826B1D" w:rsidRDefault="00826B1D" w:rsidP="00826B1D">
      <w:pPr>
        <w:pStyle w:val="ListParagraph"/>
      </w:pPr>
    </w:p>
    <w:p w14:paraId="04D12C1E" w14:textId="070F3B37" w:rsidR="00E966A3" w:rsidRDefault="00E966A3" w:rsidP="00CC41C0">
      <w:pPr>
        <w:pStyle w:val="ListParagraph"/>
        <w:numPr>
          <w:ilvl w:val="0"/>
          <w:numId w:val="1"/>
        </w:numPr>
      </w:pPr>
      <w:r>
        <w:t>Sarah will be responsible for administrative duties</w:t>
      </w:r>
    </w:p>
    <w:p w14:paraId="3CD923FC" w14:textId="77777777" w:rsidR="00E966A3" w:rsidRDefault="00E966A3" w:rsidP="00E966A3">
      <w:pPr>
        <w:pStyle w:val="ListParagraph"/>
      </w:pPr>
    </w:p>
    <w:p w14:paraId="5C68D5A6" w14:textId="5C0435DA" w:rsidR="00E966A3" w:rsidRDefault="00826B1D" w:rsidP="00CC41C0">
      <w:pPr>
        <w:pStyle w:val="ListParagraph"/>
        <w:numPr>
          <w:ilvl w:val="0"/>
          <w:numId w:val="1"/>
        </w:numPr>
      </w:pPr>
      <w:r>
        <w:t>Jake will be responsible for operational duties and can be paid if funding allows.</w:t>
      </w:r>
      <w:r w:rsidR="00342D66">
        <w:t xml:space="preserve"> </w:t>
      </w:r>
      <w:r w:rsidR="00FF792A">
        <w:rPr>
          <w:color w:val="FF0000"/>
        </w:rPr>
        <w:t xml:space="preserve">How do we determine </w:t>
      </w:r>
      <w:r w:rsidR="007923FD">
        <w:rPr>
          <w:color w:val="FF0000"/>
        </w:rPr>
        <w:t>amount and if allowed?</w:t>
      </w:r>
    </w:p>
    <w:p w14:paraId="7F0DFDE6" w14:textId="77777777" w:rsidR="00826B1D" w:rsidRDefault="00826B1D" w:rsidP="00826B1D">
      <w:pPr>
        <w:pStyle w:val="ListParagraph"/>
      </w:pPr>
    </w:p>
    <w:p w14:paraId="4A9F9ACE" w14:textId="3BB4AF59" w:rsidR="00A84C08" w:rsidRDefault="00826B1D" w:rsidP="00A90725">
      <w:pPr>
        <w:pStyle w:val="ListParagraph"/>
        <w:numPr>
          <w:ilvl w:val="0"/>
          <w:numId w:val="1"/>
        </w:numPr>
      </w:pPr>
      <w:r>
        <w:t>Apollo can be a passive participant.</w:t>
      </w:r>
    </w:p>
    <w:p w14:paraId="2266650F" w14:textId="77777777" w:rsidR="00826B1D" w:rsidRDefault="00826B1D" w:rsidP="00826B1D">
      <w:pPr>
        <w:pStyle w:val="ListParagraph"/>
      </w:pPr>
    </w:p>
    <w:p w14:paraId="35F21041" w14:textId="25123C2B" w:rsidR="00826B1D" w:rsidRDefault="00826B1D" w:rsidP="00CC41C0">
      <w:pPr>
        <w:pStyle w:val="ListParagraph"/>
        <w:numPr>
          <w:ilvl w:val="0"/>
          <w:numId w:val="1"/>
        </w:numPr>
      </w:pPr>
      <w:r>
        <w:t>JB will f</w:t>
      </w:r>
      <w:r w:rsidR="00376042">
        <w:t>u</w:t>
      </w:r>
      <w:r>
        <w:t>nd the venture and manage the formation, development, and structure of the entity</w:t>
      </w:r>
      <w:r w:rsidR="00376042">
        <w:t xml:space="preserve">. </w:t>
      </w:r>
      <w:r w:rsidR="00376042">
        <w:rPr>
          <w:color w:val="FF0000"/>
        </w:rPr>
        <w:t>Does this mean assigning personnel</w:t>
      </w:r>
      <w:r w:rsidR="001475F9">
        <w:rPr>
          <w:color w:val="FF0000"/>
        </w:rPr>
        <w:t xml:space="preserve"> in strategic positions? I guess I am unclear what this means.</w:t>
      </w:r>
    </w:p>
    <w:p w14:paraId="634AF688" w14:textId="77777777" w:rsidR="00826B1D" w:rsidRDefault="00826B1D" w:rsidP="00826B1D">
      <w:pPr>
        <w:pStyle w:val="ListParagraph"/>
      </w:pPr>
    </w:p>
    <w:sectPr w:rsidR="0082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B6C7A"/>
    <w:multiLevelType w:val="hybridMultilevel"/>
    <w:tmpl w:val="43E2CB94"/>
    <w:lvl w:ilvl="0" w:tplc="21A073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5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C0"/>
    <w:rsid w:val="00073DDA"/>
    <w:rsid w:val="000A7451"/>
    <w:rsid w:val="000C4C6A"/>
    <w:rsid w:val="0012099F"/>
    <w:rsid w:val="001475F9"/>
    <w:rsid w:val="001A54FB"/>
    <w:rsid w:val="001E5E8C"/>
    <w:rsid w:val="002036C0"/>
    <w:rsid w:val="00236281"/>
    <w:rsid w:val="00241F16"/>
    <w:rsid w:val="002555EB"/>
    <w:rsid w:val="00321EE3"/>
    <w:rsid w:val="00342D66"/>
    <w:rsid w:val="0037055D"/>
    <w:rsid w:val="00376042"/>
    <w:rsid w:val="003F783A"/>
    <w:rsid w:val="00465E30"/>
    <w:rsid w:val="005655C4"/>
    <w:rsid w:val="00570DA1"/>
    <w:rsid w:val="005C24AB"/>
    <w:rsid w:val="005F7B99"/>
    <w:rsid w:val="0064754B"/>
    <w:rsid w:val="00703114"/>
    <w:rsid w:val="00717F7E"/>
    <w:rsid w:val="007556FF"/>
    <w:rsid w:val="007923FD"/>
    <w:rsid w:val="007B003F"/>
    <w:rsid w:val="007D1B54"/>
    <w:rsid w:val="00826B1D"/>
    <w:rsid w:val="008D7A8B"/>
    <w:rsid w:val="0094756F"/>
    <w:rsid w:val="0097513E"/>
    <w:rsid w:val="00A84C08"/>
    <w:rsid w:val="00AE49D7"/>
    <w:rsid w:val="00B5624C"/>
    <w:rsid w:val="00BE4F36"/>
    <w:rsid w:val="00CB3969"/>
    <w:rsid w:val="00CC41C0"/>
    <w:rsid w:val="00CD524D"/>
    <w:rsid w:val="00D27261"/>
    <w:rsid w:val="00D27780"/>
    <w:rsid w:val="00D7155B"/>
    <w:rsid w:val="00E01272"/>
    <w:rsid w:val="00E9248F"/>
    <w:rsid w:val="00E966A3"/>
    <w:rsid w:val="00EF4F21"/>
    <w:rsid w:val="00F75103"/>
    <w:rsid w:val="00FC2B7D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1689"/>
  <w15:chartTrackingRefBased/>
  <w15:docId w15:val="{CC55E1AB-0241-4BB8-AAC3-EA944066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C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1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3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Braganini</dc:creator>
  <cp:keywords/>
  <dc:description/>
  <cp:lastModifiedBy>Jacob Bevier</cp:lastModifiedBy>
  <cp:revision>3</cp:revision>
  <cp:lastPrinted>2025-01-18T00:18:00Z</cp:lastPrinted>
  <dcterms:created xsi:type="dcterms:W3CDTF">2025-01-21T16:28:00Z</dcterms:created>
  <dcterms:modified xsi:type="dcterms:W3CDTF">2025-01-23T14:10:00Z</dcterms:modified>
</cp:coreProperties>
</file>